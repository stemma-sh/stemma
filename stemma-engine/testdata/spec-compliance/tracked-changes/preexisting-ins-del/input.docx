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</w:t>
      </w:r>
      <w:ins w:id="501" w:author="Spec Test" w:date="2025-01-01T00:00:00Z">
        <w:r>
          <w:rPr>
            <w:b/>
            <w:rPrChange w:id="500" w:author="Spec Test" w:date="2025-01-01T00:00:00Z">
              <w:rPr/>
            </w:rPrChange>
          </w:rPr>
          <w:t>world</w:t>
        </w:r>
      </w:ins>
      <w:del w:id="502" w:author="Spec Test" w:date="2025-01-01T00:00:00Z">
        <w:r>
          <w:delText xml:space="preserve">old text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