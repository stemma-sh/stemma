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Normal paragraph before deletion.</w:t>
      </w:r>
    </w:p>
    <w:del w:id="1200" w:author="Delete Author" w:date="2025-08-15T10:30:00Z">
      <w:p>
        <w:r>
          <w:t>This entire paragraph was deleted.</w:t>
        </w:r>
      </w:p>
    </w:de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