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Shared text. </w:t>
      </w:r>
      <w:ins w:id="1200" w:author="Author A" w:date="2025-08-01T10:00:00Z">
        <w:r>
          <w:t>Added by A. </w:t>
        </w:r>
      </w:ins>
      <w:del w:id="1201" w:author="Author B" w:date="2025-08-02T11:00:00Z">
        <w:r>
          <w:delText xml:space="preserve">Removed by B.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