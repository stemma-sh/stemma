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tracked row insertion and deletion.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rPr>
          <w:ins w:id="700" w:author="Row Author" w:date="2025-06-15T10:30:00Z"/>
        </w:trPr>
        <w:tc>
          <w:tcPr>
            <w:tcW w:type="dxa" w:w="4320"/>
          </w:tcPr>
          <w:p>
            <w:r>
              <w:t>A2 (inserted row)</w:t>
            </w:r>
          </w:p>
        </w:tc>
        <w:tc>
          <w:tcPr>
            <w:tcW w:type="dxa" w:w="4320"/>
          </w:tcPr>
          <w:p>
            <w:r>
              <w:t>B2 (inserted row)</w:t>
            </w:r>
          </w:p>
        </w:tc>
      </w:tr>
      <w:tr>
        <w:trPr>
          <w:del w:id="701" w:author="Row Author" w:date="2025-06-15T10:31:00Z"/>
        </w:trPr>
        <w:tc>
          <w:tcPr>
            <w:tcW w:type="dxa" w:w="4320"/>
          </w:tcPr>
          <w:p>
            <w:r>
              <w:t>A3 (deleted row)</w:t>
            </w:r>
          </w:p>
        </w:tc>
        <w:tc>
          <w:tcPr>
            <w:tcW w:type="dxa" w:w="4320"/>
          </w:tcPr>
          <w:p>
            <w:r>
              <w:t>B3 (deleted row)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