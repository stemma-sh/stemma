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paragraph before insertion.</w:t>
      </w:r>
    </w:p>
    <w:ins w:id="1100" w:author="Block Author" w:date="2025-07-01T16:00:00Z">
      <w:p>
        <w:r>
          <w:t>This entire paragraph was inserted.</w:t>
        </w:r>
      </w:p>
    </w:ins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