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text. </w:t>
      </w:r>
      <w:ins w:id="900" w:author="Insert Author" w:date="2025-04-01T08:00:00Z">
        <w:r>
          <w:rPr>
            <w:b/>
            <w:i/>
            <w:rPrChange w:id="901" w:author="Format Author" w:date="2025-04-01T09:00:00Z">
              <w:rPr>
                <w:b/>
              </w:rPr>
            </w:rPrChange>
          </w:rPr>
          <w:t>inserted and reformatted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