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move. </w:t>
      </w:r>
      <w:moveFromRangeStart w:id="800" w:author="Move Author" w:date="2025-03-01T12:00:00Z" w:name="move1"/>
      <w:moveFrom w:id="801" w:author="Move Author" w:date="2025-03-01T12:00:00Z">
        <w:r>
          <w:t>moved text</w:t>
        </w:r>
      </w:moveFrom>
      <w:moveFromRangeEnd w:id="800"/>
      <w:r>
        <w:t xml:space="preserve"> Middle. </w:t>
      </w:r>
      <w:moveToRangeStart w:id="802" w:author="Move Author" w:date="2025-03-01T12:00:00Z" w:name="move1"/>
      <w:moveTo w:id="803" w:author="Move Author" w:date="2025-03-01T12:00:00Z">
        <w:r>
          <w:t>moved text</w:t>
        </w:r>
      </w:moveTo>
      <w:moveToRangeEnd w:id="802"/>
      <w:r>
        <w:t xml:space="preserve"> After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