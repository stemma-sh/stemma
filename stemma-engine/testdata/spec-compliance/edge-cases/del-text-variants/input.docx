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Before deletion. </w:t>
      </w:r>
      <w:del w:id="5000" w:author="Del Author" w:date="2025-06-01T10:00:00Z">
        <w:r>
          <w:delText xml:space="preserve">properly deleted text</w:delText>
        </w:r>
      </w:del>
    </w:p>
    <w:p>
      <w:r>
        <w:t xml:space="preserve">Before wrong deletion. </w:t>
      </w:r>
      <w:del w:id="5001" w:author="Del Author" w:date="2025-06-01T10:00:00Z">
        <w:r>
          <w:t xml:space="preserve">deleted with w:t</w:t>
        </w:r>
      </w:del>
    </w:p>
    <w:p>
      <w:r>
        <w:t xml:space="preserve">Before insertion. </w:t>
      </w:r>
      <w:ins w:id="5002" w:author="Ins Author" w:date="2025-06-01T11:00:00Z">
        <w:r>
          <w:t xml:space="preserve">inserted text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