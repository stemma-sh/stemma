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rPr>
          <w:ins w:id="2100" w:author="Accept Test" w:date="2025-01-15T11:00:00Z"/>
        </w:rPr>
      </w:pPr>
      <w:r>
        <w:t xml:space="preserve">Before split </w:t>
      </w:r>
    </w:p>
    <w:p>
      <w:pPr>
        <w:jc w:val="left"/>
      </w:pPr>
      <w:r>
        <w:t>after split.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