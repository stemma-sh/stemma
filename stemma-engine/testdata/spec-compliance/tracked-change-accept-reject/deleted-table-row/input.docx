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A1 normal</w:t>
            </w:r>
          </w:p>
        </w:tc>
        <w:tc>
          <w:tcPr>
            <w:tcW w:type="dxa" w:w="4320"/>
          </w:tcPr>
          <w:p>
            <w:r>
              <w:t>B1 normal</w:t>
            </w:r>
          </w:p>
        </w:tc>
      </w:tr>
      <w:tr>
        <w:trPr>
          <w:del w:id="2200" w:author="Row Delete Author" w:date="2025-02-01T09:00:00Z"/>
        </w:trPr>
        <w:tc>
          <w:tcPr>
            <w:tcW w:type="dxa" w:w="4320"/>
          </w:tcPr>
          <w:p>
            <w:r>
              <w:t>A2 deleted</w:t>
            </w:r>
          </w:p>
        </w:tc>
        <w:tc>
          <w:tcPr>
            <w:tcW w:type="dxa" w:w="4320"/>
          </w:tcPr>
          <w:p>
            <w:r>
              <w:t>B2 deleted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