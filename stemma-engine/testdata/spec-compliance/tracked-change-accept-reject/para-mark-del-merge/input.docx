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rPr>
          <w:del w:id="2000" w:author="Accept Test" w:date="2025-01-15T10:00:00Z"/>
        </w:rPr>
      </w:pPr>
      <w:r>
        <w:t xml:space="preserve">First paragraph text </w:t>
      </w:r>
    </w:p>
    <w:p>
      <w:pPr>
        <w:jc w:val="left"/>
      </w:pPr>
      <w:r>
        <w:t>second paragraph text.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