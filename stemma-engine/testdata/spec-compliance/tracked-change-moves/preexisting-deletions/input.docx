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</w:t>
      </w:r>
      <w:del w:id="200" w:author="Delete Author" w:date="2025-04-15T09:30:00Z">
        <w:r>
          <w:delText xml:space="preserve">original </w:delText>
        </w:r>
      </w:del>
      <w:r>
        <w:t>revised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