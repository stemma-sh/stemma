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Hello </w:t>
      </w:r>
      <w:ins w:id="100" w:author="Insert Author" w:date="2025-03-01T12:00:00Z">
        <w:r>
          <w:t xml:space="preserve">wonderful </w:t>
        </w:r>
      </w:ins>
      <w:r>
        <w:t>world.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