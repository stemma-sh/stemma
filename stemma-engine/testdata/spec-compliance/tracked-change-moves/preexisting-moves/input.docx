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Paragraph Alpha stays in place.</w:t>
      </w:r>
    </w:p>
    <w:moveToRangeStart w:id="10" w:name="move_0" w:author="Move Author" w:date="2025-06-01T12:00:00Z"/>
    <w:moveTo w:id="200" w:author="Move Author" w:date="2025-06-01T12:00:00Z">
      <w:p>
        <w:r>
          <w:t>Paragraph Charlie was moved here.</w:t>
        </w:r>
      </w:p>
    </w:moveTo>
    <w:moveToRangeEnd w:id="10"/>
    <w:p>
      <w:r>
        <w:t>Paragraph Bravo stays in place.</w:t>
      </w:r>
    </w:p>
    <w:moveFromRangeStart w:id="11" w:name="move_0" w:author="Move Author" w:date="2025-06-01T12:00:00Z"/>
    <w:moveFrom w:id="201" w:author="Move Author" w:date="2025-06-01T12:00:00Z">
      <w:p>
        <w:r>
          <w:delText>Paragraph Charlie was moved here.</w:delText>
        </w:r>
      </w:p>
    </w:moveFrom>
    <w:moveFromRangeEnd w:id="1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