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>Clean body content.</w:t>
      </w:r>
    </w:p>
    <w:sectPr>
      <w:headerReference w:type="default" r:id="rId1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</w:t>
    </w:r>
    <w:ins w:id="20" w:author="TestUser" w:date="2024-01-01T00:00:00Z">
      <w:r>
        <w:t xml:space="preserve">new </w:t>
      </w:r>
    </w:ins>
    <w:del w:id="21" w:author="TestUser" w:date="2024-01-01T00:00:00Z">
      <w:r>
        <w:delText xml:space="preserve">old </w:delText>
      </w:r>
    </w:del>
    <w:r>
      <w:t>text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</Relationships>

</file>