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This is </w:t>
      </w:r>
      <w:ins w:id="1" w:author="TestUser" w:date="2024-01-01T00:00:00Z">
        <w:r>
          <w:t xml:space="preserve">inserted </w:t>
        </w:r>
      </w:ins>
      <w:r>
        <w:t xml:space="preserve">text with </w:t>
      </w:r>
      <w:del w:id="2" w:author="TestUser" w:date="2024-01-01T00:00:00Z">
        <w:r>
          <w:delText xml:space="preserve">deleted </w:delText>
        </w:r>
      </w:del>
      <w:r>
        <w:t>content.</w:t>
      </w:r>
    </w:p>
    <w:sectPr/>
  </w:body>
</w:document>
</file>

<file path=word/_rels/document.xml.rels><?xml version="1.0" encoding="UTF-8" standalone="yes"?>
<Relationships xmlns="http://schemas.openxmlformats.org/package/2006/relationships">

</Relationships>

</file>