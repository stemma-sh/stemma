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sdt>
      <w:sdtPr>
        <w:alias w:val="TestControl"/>
      </w:sdtPr>
      <w:sdtContent>
        <w:p>
          <w:r>
            <w:t xml:space="preserve">Inside control </w:t>
          </w:r>
          <w:ins w:id="40" w:author="TestUser" w:date="2024-01-01T00:00:00Z">
            <w:r>
              <w:t xml:space="preserve">added </w:t>
            </w:r>
          </w:ins>
          <w:del w:id="41" w:author="TestUser" w:date="2024-01-01T00:00:00Z">
            <w:r>
              <w:delText xml:space="preserve">removed </w:delText>
            </w:r>
          </w:del>
          <w:r>
            <w:t>text.</w:t>
          </w:r>
        </w:p>
      </w:sdtContent>
    </w:sdt>
    <w:p>
      <w:r>
        <w:t>After the content control.</w:t>
      </w:r>
    </w:p>
    <w:sectPr/>
  </w:body>
</w:document>
</file>

<file path=word/_rels/document.xml.rels><?xml version="1.0" encoding="UTF-8" standalone="yes"?>
<Relationships xmlns="http://schemas.openxmlformats.org/package/2006/relationships">

</Relationships>

</file>