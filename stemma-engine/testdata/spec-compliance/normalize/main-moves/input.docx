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Start </w:t>
      </w:r>
      <w:moveFrom w:id="10" w:author="TestUser" w:date="2024-01-01T00:00:00Z" w:name="move1">
        <w:r>
          <w:t xml:space="preserve">moved text </w:t>
        </w:r>
      </w:moveFrom>
      <w:r>
        <w:t xml:space="preserve">middle </w:t>
      </w:r>
      <w:moveTo w:id="11" w:author="TestUser" w:date="2024-01-01T00:00:00Z" w:name="move1">
        <w:r>
          <w:t xml:space="preserve">moved text </w:t>
        </w:r>
      </w:moveTo>
      <w:r>
        <w:t>end.</w:t>
      </w:r>
    </w:p>
    <w:sectPr/>
  </w:body>
</w:document>
</file>

<file path=word/_rels/document.xml.rels><?xml version="1.0" encoding="UTF-8" standalone="yes"?>
<Relationships xmlns="http://schemas.openxmlformats.org/package/2006/relationships">

</Relationships>

</file>