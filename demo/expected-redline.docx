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people.xml" ContentType="application/vnd.openxmlformats-officedocument.wordprocessingml.people+xml"/>
  <Override PartName="/word/stemmaRevisionIds.xml" ContentType="application/vnd.stemma.revisionids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a="http://schemas.openxmlformats.org/drawingml/2006/main" xmlns:wp="http://schemas.openxmlformats.org/drawingml/2006/wordprocessingDrawing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p="http://schemas.microsoft.com/office/word/2020/wordml/sdtp" xmlns:a14="http://schemas.microsoft.com/office/drawing/2010/main" xmlns:a16="http://schemas.microsoft.com/office/drawing/2014/main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ne="http://schemas.microsoft.com/office/word/2006/wordml" xmlns:c="http://schemas.openxmlformats.org/drawingml/2006/chart" xmlns:c14="http://schemas.microsoft.com/office/drawing/2007/8/2/chart" xmlns:c16="http://schemas.microsoft.com/office/drawing/2014/chart" xmlns:c16r2="http://schemas.microsoft.com/office/drawing/2015/06/chart" xmlns:cx="http://schemas.microsoft.com/office/drawing/2014/chartex" xmlns:dgm="http://schemas.openxmlformats.org/drawingml/2006/diagram" xmlns:asvg="http://schemas.microsoft.com/office/drawing/2016/SVG/main" xmlns:am3d="http://schemas.microsoft.com/office/drawing/2017/model3d" mc:Ignorable="w14 w15 w16 w16cex w16cid w16du w16se w16sdtp a14 a16 wp14 wpc wpg wpi wps wne c14 c16 c16r2 cx asvg am3d">
  <w:body>
    <w:p>
      <w:pPr>
        <w:pStyle w:val="Heading1"/>
        <w:bidi w:val="0"/>
        <w:spacing w:before="240" w:after="120"/>
      </w:pPr>
      <w:r>
        <w:t>Mutual Confidentiality Agreement</w:t>
      </w:r>
    </w:p>
    <w:p>
      <w:pPr>
        <w:pStyle w:val="BodyTextsubtitle"/>
        <w:bidi w:val="0"/>
      </w:pPr>
      <w:r>
        <w:t>Synthetic Stemma demonstration</w:t>
      </w:r>
    </w:p>
    <w:p>
      <w:pPr>
        <w:pStyle w:val="Heading2"/>
        <w:bidi w:val="0"/>
        <w:jc w:val="left"/>
      </w:pPr>
      <w:r>
        <w:t>1. Purpose</w:t>
      </w:r>
    </w:p>
    <w:p>
      <w:pPr>
        <w:pStyle w:val="BodyText"/>
        <w:bidi w:val="0"/>
        <w:jc w:val="left"/>
      </w:pPr>
      <w:r>
        <w:t>The parties may exchange Confidential Information solely to evaluate a potential business relationship.</w:t>
      </w:r>
    </w:p>
    <w:p>
      <w:pPr>
        <w:pStyle w:val="Heading2"/>
        <w:bidi w:val="0"/>
        <w:jc w:val="left"/>
      </w:pPr>
      <w:r>
        <w:t>2. Confidentiality term</w:t>
      </w:r>
    </w:p>
    <w:p w14:paraId="1721F9D3">
      <w:pPr>
        <w:pStyle w:val="BodyText"/>
        <w:bidi w:val="0"/>
        <w:jc w:val="left"/>
      </w:pPr>
      <w:r>
        <w:t xml:space="preserve">Each receiving party must protect Confidential Information for </w:t>
      </w:r>
      <w:del w:id="3" w:author="Demo Reviewer">
        <w:r>
          <w:delText>24</w:delText>
        </w:r>
      </w:del>
      <w:ins w:id="4" w:author="Demo Reviewer">
        <w:r>
          <w:t>36</w:t>
        </w:r>
      </w:ins>
      <w:r>
        <w:t xml:space="preserve"> months after the date of disclosure.</w:t>
      </w:r>
    </w:p>
    <w:p>
      <w:pPr>
        <w:pStyle w:val="Heading2"/>
        <w:bidi w:val="0"/>
        <w:jc w:val="left"/>
      </w:pPr>
      <w:r>
        <w:t>3. Standard of care</w:t>
      </w:r>
    </w:p>
    <w:p>
      <w:pPr>
        <w:pStyle w:val="BodyText"/>
        <w:bidi w:val="0"/>
        <w:jc w:val="left"/>
      </w:pPr>
      <w:r>
        <w:t>Each receiving party must use at least reasonable care and may disclose Confidential Information only to personnel who need it for the stated purpose.</w:t>
      </w:r>
    </w:p>
    <w:p>
      <w:pPr>
        <w:pStyle w:val="BodyTextnotice"/>
        <w:bidi w:val="0"/>
        <w:spacing w:before="480" w:after="180"/>
        <w:jc w:val="left"/>
      </w:pPr>
      <w:r>
        <w:t>This document is entirely synthetic. It contains no real party, customer, matter, or negotiated language.</w:t>
      </w:r>
    </w:p>
    <w:sectPr>
      <w:type w:val="nextPage"/>
      <w:pgSz w:w="12240" w:h="15840"/>
      <w:pgMar w:left="1296" w:right="1296" w:gutter="0" w:header="0" w:top="1296" w:footer="0" w:bottom="1296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altName w:val="Calibr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emo Reviewer">
    <w15:presenceInfo w15:providerId="None" w15:userId="Demo Reviewer"/>
  </w15:person>
</w15:people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emmaRevisionIds.xml><?xml version="1.0" encoding="utf-8"?>
<stemmaRevisionIds xmlns="http://stemma.sh/2026/revisionIds" carriers="2" walk="7a9d9fe266774de9a4230cb813f02d2b2dba7b896aacd87dc3153628fce4e649">
  <rev identity="231239834"/>
  <rev identity="289788238"/>
</stemmaRevisionId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ptos;Calibri;sans-serif" w:hAnsi="Aptos;Calibri;sans-serif" w:eastAsia="Aptos;Calibri;sans-serif" w:cs="Aptos;Calibri;sans-serif"/>
      <w:color w:val="1F293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</w:pPr>
    <w:rPr>
      <w:rFonts w:ascii="Noto Sans" w:hAnsi="Noto Sans"/>
      <w:b/>
      <w:bCs/>
      <w:color w:val="111827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ind w:start="360" w:end="360"/>
      <w:outlineLvl w:val="1"/>
    </w:pPr>
    <w:rPr>
      <w:rFonts w:ascii="Liberation Serif" w:hAnsi="Liberation Serif" w:eastAsia="Noto Sans" w:cs="Noto Sans Devanagari"/>
      <w:b/>
      <w:bCs/>
      <w:color w:val="1F293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0" w:after="480"/>
      <w:jc w:val="center"/>
    </w:pPr>
    <w:rPr>
      <w:caps/>
      <w:color w:val="6B7280"/>
      <w:sz w:val="18"/>
      <w:szCs w:val="18"/>
    </w:rPr>
  </w:style>
  <w:style w:type="paragraph" w:styleId="BodyTextnotice">
    <w:name w:val="Body Text.notice"/>
    <w:basedOn w:val="BodyText"/>
    <w:qFormat/>
    <w:pPr>
      <w:pBdr>
        <w:left w:val="single" w:sz="24" w:space="10" w:color="9CA3AF"/>
      </w:pBdr>
      <w:shd w:fill="F3F4F6" w:val="clear"/>
      <w:spacing w:before="480" w:after="180"/>
    </w:pPr>
    <w:rPr>
      <w:color w:val="4B556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microsoft.com/office/2011/relationships/people" Target="people.xml" /><Relationship Id="rId6" Type="http://stemma.sh/2026/relationships/revisionIds" Target="stemmaRevisionIds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Mutual Confidentiality Agreement — synthetic demo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